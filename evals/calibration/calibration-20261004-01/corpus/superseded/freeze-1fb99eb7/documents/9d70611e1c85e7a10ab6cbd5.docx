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con cambios pendientes</w:t>
      </w:r>
    </w:p>
    <w:p>
      <w:r>
        <w:t xml:space="preserve">El preaviso es de </w:t>
      </w:r>
      <w:del w:id="1" w:author="Synthetic fixture" w:date="2026-10-03T00:00:00Z">
        <w:r>
          <w:delText>30 dias</w:delText>
        </w:r>
      </w:del>
      <w:ins w:id="2" w:author="Synthetic fixture" w:date="2026-10-03T00:00:00Z">
        <w:r>
          <w:t>17 dias</w:t>
        </w:r>
      </w:ins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con cambios pendientes</dc:title>
  <dc:subject/>
  <dc:creator>regulAI synthetic fixture generator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